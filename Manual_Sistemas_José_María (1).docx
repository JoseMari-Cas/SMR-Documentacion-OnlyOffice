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ommentsIds.xml" ContentType="application/vnd.openxmlformats-officedocument.wordprocessingml.commentsId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:highlight w:val="none"/>
        </w:rPr>
      </w:pPr>
      <w:r/>
      <w:bookmarkStart w:id="1" w:name="_Toc1"/>
      <w:r>
        <w:t xml:space="preserve">Introducción</w:t>
      </w:r>
      <w:bookmarkEnd w:id="1"/>
      <w:r/>
      <w:r>
        <w:rPr>
          <w:highlight w:val="none"/>
        </w:rPr>
      </w:r>
    </w:p>
    <w:p w14:paraId="172A6B97">
      <w:pPr>
        <w:pStyle w:val="827"/>
        <w:pBdr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Seguridad</w:t>
      </w:r>
      <w:bookmarkEnd w:id="2"/>
      <w:r/>
      <w:r>
        <w:rPr>
          <w:highlight w:val="none"/>
        </w:rPr>
      </w:r>
    </w:p>
    <w:p w14:paraId="57086045">
      <w:pPr>
        <w:pStyle w:val="827"/>
        <w:pBdr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Redes</w:t>
      </w:r>
      <w:bookmarkEnd w:id="3"/>
      <w:r/>
      <w:r>
        <w:rPr>
          <w:highlight w:val="none"/>
        </w:rPr>
      </w:r>
    </w:p>
    <w:p w14:paraId="63C6CAB8">
      <w:pPr>
        <w:pStyle w:val="827"/>
        <w:pBdr/>
        <w:spacing/>
        <w:ind/>
        <w:rPr>
          <w:highlight w:val="none"/>
        </w:rPr>
      </w:pPr>
      <w:r/>
      <w:bookmarkStart w:id="4" w:name="_Toc4"/>
      <w:r>
        <w:rPr>
          <w:highlight w:val="none"/>
        </w:rPr>
        <w:t xml:space="preserve">Servidores</w:t>
      </w:r>
      <w:bookmarkEnd w:id="4"/>
      <w:r/>
      <w:r>
        <w:rPr>
          <w:highlight w:val="none"/>
        </w:rPr>
      </w:r>
    </w:p>
    <w:p w14:paraId="41EF0106">
      <w:pPr>
        <w:pStyle w:val="827"/>
        <w:pBdr/>
        <w:spacing/>
        <w:ind/>
        <w:rPr/>
      </w:pPr>
      <w:r/>
      <w:bookmarkStart w:id="5" w:name="_Toc5"/>
      <w:r>
        <w:rPr>
          <w:highlight w:val="none"/>
        </w:rPr>
        <w:t xml:space="preserve">Backuo</w:t>
      </w:r>
      <w:r>
        <w:rPr>
          <w:highlight w:val="none"/>
        </w:rPr>
      </w:r>
      <w:bookmarkEnd w:id="5"/>
      <w:r/>
      <w:r/>
    </w:p>
    <w:p w14:paraId="19D71156">
      <w:pPr>
        <w:pBdr/>
        <w:shd w:val="nil" w:color="auto"/>
        <w:spacing/>
        <w:ind/>
        <w:rPr/>
      </w:pPr>
      <w:r>
        <w:br w:type="page" w:clear="all"/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8CF2DD1">
          <w:pPr>
            <w:pStyle w:val="874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</w:rPr>
              <w:t xml:space="preserve">Introducción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531C1E78">
          <w:pPr>
            <w:pStyle w:val="874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Seguridad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37E17BC">
          <w:pPr>
            <w:pStyle w:val="874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Redes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3C3BCA38">
          <w:pPr>
            <w:pStyle w:val="874"/>
            <w:pBdr/>
            <w:tabs>
              <w:tab w:val="right" w:leader="dot" w:pos="8504"/>
            </w:tabs>
            <w:spacing/>
            <w:ind/>
            <w:rPr>
              <w:highlight w:val="none"/>
            </w:rPr>
          </w:pPr>
          <w:r/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Servidores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4B7124E5">
          <w:pPr>
            <w:pStyle w:val="874"/>
            <w:pBdr/>
            <w:tabs>
              <w:tab w:val="right" w:leader="dot" w:pos="8504"/>
            </w:tabs>
            <w:spacing/>
            <w:ind/>
            <w:rPr/>
          </w:pPr>
          <w:r/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Backuo</w:t>
            </w:r>
            <w:r>
              <w:rPr>
                <w:rStyle w:val="872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06FD1B30">
          <w:pPr>
            <w:pBdr/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>
        <w:trPr/>
        <w:tc>
          <w:tcPr>
            <w:tcBorders/>
            <w:tcW w:w="2126" w:type="dxa"/>
            <w:textDirection w:val="lrTb"/>
            <w:noWrap w:val="false"/>
          </w:tcPr>
          <w:p w14:paraId="0AD6F561">
            <w:pPr>
              <w:pBdr/>
              <w:spacing/>
              <w:ind/>
              <w:jc w:val="left"/>
              <w:rPr/>
              <w:pPrChange w:author="Administrator " w:date="2026-02-18T11:32:53Z" w:id="0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Sistema Operativo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3F46C058">
            <w:pPr>
              <w:pBdr/>
              <w:spacing/>
              <w:ind/>
              <w:jc w:val="left"/>
              <w:rPr/>
              <w:pPrChange w:author="Administrator " w:date="2026-02-18T11:32:53Z" w:id="1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t xml:space="preserve">Tipo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5490A5C0">
            <w:pPr>
              <w:pBdr/>
              <w:spacing/>
              <w:ind/>
              <w:jc w:val="left"/>
              <w:rPr/>
              <w:pPrChange w:author="Administrator " w:date="2026-02-18T11:32:53Z" w:id="2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t xml:space="preserve">Licencia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752599BF">
            <w:pPr>
              <w:pBdr/>
              <w:spacing/>
              <w:ind/>
              <w:jc w:val="left"/>
              <w:rPr/>
              <w:pPrChange w:author="Administrator " w:date="2026-02-18T11:32:53Z" w:id="3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t xml:space="preserve">Foto</w:t>
            </w:r>
            <w:r/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0978D131">
            <w:pPr>
              <w:pBdr/>
              <w:spacing/>
              <w:ind/>
              <w:jc w:val="left"/>
              <w:rPr/>
              <w:pPrChange w:author="Administrator " w:date="2026-02-18T11:32:53Z" w:id="4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Windows Server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6D122B32">
            <w:pPr>
              <w:pBdr/>
              <w:spacing/>
              <w:ind/>
              <w:jc w:val="left"/>
              <w:rPr/>
              <w:pPrChange w:author="Administrator " w:date="2026-02-18T11:32:53Z" w:id="5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Privativo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1B8FF150">
            <w:pPr>
              <w:pBdr/>
              <w:spacing/>
              <w:ind/>
              <w:jc w:val="left"/>
              <w:rPr/>
              <w:pPrChange w:author="Administrator " w:date="2026-02-18T11:32:53Z" w:id="6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De pago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6A2A327A">
            <w:pPr>
              <w:pBdr/>
              <w:spacing/>
              <w:ind/>
              <w:jc w:val="left"/>
              <w:rPr/>
              <w:pPrChange w:author="Administrator " w:date="2026-02-18T11:32:53Z" w:id="7" oouserid="99b59272-002c-4769-9f0c-de402d90eed9">
                <w:pPr>
                  <w:pBdr/>
                  <w:spacing/>
                  <w:ind/>
                </w:pPr>
              </w:pPrChange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523368" cy="836081"/>
                      <wp:effectExtent l="0" t="0" r="0" b="0"/>
                      <wp:wrapSquare wrapText="bothSides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84493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1">
                                <a:off x="0" y="0"/>
                                <a:ext cx="1523368" cy="8360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119.95pt;height:65.83pt;mso-wrap-distance-left:9.07pt;mso-wrap-distance-top:0.00pt;mso-wrap-distance-right:9.07pt;mso-wrap-distance-bottom:0.00pt;flip:y;z-index:1;" stroked="false">
                      <w10:wrap type="square"/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257"/>
        </w:trPr>
        <w:tc>
          <w:tcPr>
            <w:tcBorders/>
            <w:tcW w:w="2126" w:type="dxa"/>
            <w:textDirection w:val="lrTb"/>
            <w:noWrap w:val="false"/>
          </w:tcPr>
          <w:p w14:paraId="4DB491FA">
            <w:pPr>
              <w:pBdr/>
              <w:spacing/>
              <w:ind/>
              <w:jc w:val="left"/>
              <w:rPr/>
              <w:pPrChange w:author="Administrator " w:date="2026-02-18T11:32:53Z" w:id="8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Ubuntu Server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48741DB2">
            <w:pPr>
              <w:pBdr/>
              <w:spacing/>
              <w:ind/>
              <w:jc w:val="left"/>
              <w:rPr/>
              <w:pPrChange w:author="Administrator " w:date="2026-02-18T11:32:53Z" w:id="9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Linux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485BFB66">
            <w:pPr>
              <w:pBdr/>
              <w:spacing/>
              <w:ind/>
              <w:jc w:val="left"/>
              <w:rPr/>
              <w:pPrChange w:author="Administrator " w:date="2026-02-18T11:32:53Z" w:id="10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Libre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6B92174A">
            <w:pPr>
              <w:pBdr/>
              <w:spacing/>
              <w:ind/>
              <w:jc w:val="left"/>
              <w:rPr/>
              <w:pPrChange w:author="Administrator " w:date="2026-02-18T11:32:53Z" w:id="11" oouserid="99b59272-002c-4769-9f0c-de402d90eed9">
                <w:pPr>
                  <w:pBdr/>
                  <w:spacing/>
                  <w:ind/>
                </w:pPr>
              </w:pPrChange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970344" cy="808620"/>
                      <wp:effectExtent l="0" t="0" r="0" b="0"/>
                      <wp:wrapSquare wrapText="bothSides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113123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970344" cy="8086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3072;o:allowoverlap:true;o:allowincell:true;mso-position-horizontal-relative:text;margin-left:0.00pt;mso-position-horizontal:absolute;mso-position-vertical-relative:text;margin-top:0.00pt;mso-position-vertical:absolute;width:76.41pt;height:63.67pt;mso-wrap-distance-left:9.07pt;mso-wrap-distance-top:0.00pt;mso-wrap-distance-right:9.07pt;mso-wrap-distance-bottom:0.00pt;z-index:1;" stroked="false">
                      <w10:wrap type="square"/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/>
        <w:tc>
          <w:tcPr>
            <w:tcBorders/>
            <w:tcW w:w="2126" w:type="dxa"/>
            <w:textDirection w:val="lrTb"/>
            <w:noWrap w:val="false"/>
          </w:tcPr>
          <w:p w14:paraId="7F9DBEF8">
            <w:pPr>
              <w:pBdr/>
              <w:spacing/>
              <w:ind/>
              <w:jc w:val="left"/>
              <w:rPr/>
              <w:pPrChange w:author="Administrator " w:date="2026-02-18T11:32:53Z" w:id="12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Red Hat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025C3C13">
            <w:pPr>
              <w:pBdr/>
              <w:spacing/>
              <w:ind/>
              <w:jc w:val="left"/>
              <w:rPr/>
              <w:pPrChange w:author="Administrator " w:date="2026-02-18T11:32:53Z" w:id="13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Linux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1DE579BE">
            <w:pPr>
              <w:pBdr/>
              <w:spacing/>
              <w:ind/>
              <w:jc w:val="left"/>
              <w:rPr/>
              <w:pPrChange w:author="Administrator " w:date="2026-02-18T11:32:53Z" w:id="14" oouserid="99b59272-002c-4769-9f0c-de402d90eed9">
                <w:pPr>
                  <w:pBdr/>
                  <w:spacing/>
                  <w:ind/>
                  <w:jc w:val="center"/>
                </w:pPr>
              </w:pPrChange>
            </w:pPr>
            <w:r>
              <w:rPr>
                <w:rFonts w:ascii="Calibri" w:hAnsi="Calibri" w:eastAsia="Calibri" w:cs="Calibri"/>
                <w:color w:val="000000"/>
                <w:sz w:val="22"/>
              </w:rPr>
            </w:r>
            <w:commentRangeStart w:id="0"/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Comercial</w:t>
            </w:r>
            <w:commentRangeEnd w:id="0"/>
            <w:r>
              <w:commentReference w:id="0"/>
            </w:r>
            <w:r/>
            <w:r/>
          </w:p>
        </w:tc>
        <w:tc>
          <w:tcPr>
            <w:tcBorders/>
            <w:tcW w:w="2126" w:type="dxa"/>
            <w:textDirection w:val="lrTb"/>
            <w:noWrap w:val="false"/>
          </w:tcPr>
          <w:p w14:paraId="64A6AAF6">
            <w:pPr>
              <w:pBdr/>
              <w:spacing/>
              <w:ind/>
              <w:jc w:val="left"/>
              <w:rPr/>
              <w:pPrChange w:author="Administrator " w:date="2026-02-18T11:32:53Z" w:id="15" oouserid="99b59272-002c-4769-9f0c-de402d90eed9">
                <w:pPr>
                  <w:pBdr/>
                  <w:spacing/>
                  <w:ind/>
                </w:pPr>
              </w:pPrChange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132269" cy="1125058"/>
                      <wp:effectExtent l="0" t="0" r="0" b="0"/>
                      <wp:wrapSquare wrapText="bothSides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90281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132269" cy="11250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4096;o:allowoverlap:true;o:allowincell:true;mso-position-horizontal-relative:text;margin-left:0.00pt;mso-position-horizontal:absolute;mso-position-vertical-relative:text;margin-top:0.00pt;mso-position-vertical:absolute;width:89.16pt;height:88.59pt;mso-wrap-distance-left:9.07pt;mso-wrap-distance-top:0.00pt;mso-wrap-distance-right:9.07pt;mso-wrap-distance-bottom:0.00pt;z-index:1;" stroked="false">
                      <w10:wrap type="square"/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 w14:paraId="4A360E91">
      <w:pPr>
        <w:pBdr/>
        <w:spacing/>
        <w:ind/>
        <w:rPr/>
      </w:pPr>
      <w:r>
        <w:rPr>
          <w:highlight w:val="none"/>
        </w:rPr>
      </w:r>
      <w:r/>
    </w:p>
    <w:p w14:paraId="16D63610">
      <w:pPr>
        <w:pBdr/>
        <w:spacing/>
        <w:ind/>
        <w:rPr/>
      </w:pPr>
      <w:ins w:id="16" w:author="Administrator " w:date="2026-02-18T11:32:00Z" oouserid="99b59272-002c-4769-9f0c-de402d90eed9">
        <w:r>
          <w:rPr>
            <w:highlight w:val="none"/>
          </w:rPr>
          <w:t xml:space="preserve">flkdsfdsfcxñv,vgpfvfdv</w:t>
        </w:r>
      </w:ins>
      <w:del w:id="17" w:author="Administrator " w:date="2026-02-18T11:31:57Z" oouserid="99b59272-002c-4769-9f0c-de402d90eed9">
        <w:r>
          <w:rPr>
            <w:highlight w:val="none"/>
          </w:rPr>
          <w:delText xml:space="preserve">PKFOEJKFOFKEOPWJFKDLOPSKFOPSEKFWEFFKOFKDO</w:delText>
        </w:r>
      </w:del>
      <w:r/>
    </w:p>
    <w:p w14:paraId="4111661C">
      <w:pPr>
        <w:pBdr/>
        <w:spacing/>
        <w:ind/>
        <w:rPr/>
      </w:pPr>
      <w:r/>
      <w:r/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>
        <w:trPr/>
        <w:tc>
          <w:tcPr>
            <w:tcBorders/>
            <w:tcW w:w="1701" w:type="dxa"/>
            <w:textDirection w:val="lrTb"/>
            <w:noWrap w:val="false"/>
          </w:tcPr>
          <w:p w14:paraId="230A48F4">
            <w:pPr>
              <w:pBdr/>
              <w:spacing/>
              <w:ind/>
              <w:rPr/>
            </w:pPr>
            <w:r>
              <w:t xml:space="preserve">Costes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18CAF8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6DEF88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3856C7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77A2736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7ED79756">
            <w:pPr>
              <w:pBdr/>
              <w:spacing/>
              <w:ind/>
              <w:rPr/>
            </w:pPr>
            <w:r>
              <w:t xml:space="preserve">100€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6DDA77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9019FE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4A48DD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9E137B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297A29D4">
            <w:pPr>
              <w:pBdr/>
              <w:spacing/>
              <w:ind/>
              <w:rPr/>
            </w:pPr>
            <w:r>
              <w:t xml:space="preserve">1€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6C14E19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3493480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27835E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2B9F7DDC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38FF2461">
            <w:pPr>
              <w:pBdr/>
              <w:spacing/>
              <w:ind/>
              <w:rPr/>
            </w:pPr>
            <w:r>
              <w:t xml:space="preserve">34€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EF38DC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20ECE7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422866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E51B8F8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01" w:type="dxa"/>
            <w:textDirection w:val="lrTb"/>
            <w:noWrap w:val="false"/>
          </w:tcPr>
          <w:p w14:paraId="415C2F6F">
            <w:pPr>
              <w:pBdr/>
              <w:spacing/>
              <w:ind/>
              <w:rPr/>
            </w:pPr>
            <w:r>
              <w:t xml:space="preserve">89€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0C2929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256C0F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B020882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13F3412D">
            <w:pPr>
              <w:pBdr/>
              <w:spacing/>
              <w:ind/>
              <w:rPr/>
            </w:pPr>
            <w:r/>
            <w:r/>
          </w:p>
        </w:tc>
      </w:tr>
    </w:tbl>
    <w:p w14:paraId="7F684F94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9" w:footer="709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ministrator " w:date="2026-02-18T12:33:40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Revisar esta terminología para el examen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C525A73" w16cex:dateUtc="2026-02-18T11:33:4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C525A7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dministrator ">
    <w15:presenceInfo w15:providerId="Teamlab" w15:userId="99b59272-002c-4769-9f0c-de402d90e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comments" Target="comments.xml" /><Relationship Id="rId13" Type="http://schemas.microsoft.com/office/2011/relationships/commentsExtended" Target="commentsExtended.xml" /><Relationship Id="rId14" Type="http://schemas.microsoft.com/office/2018/08/relationships/commentsExtensible" Target="commentsExtensible.xml" /><Relationship Id="rId15" Type="http://schemas.microsoft.com/office/2016/09/relationships/commentsIds" Target="commentsIds.xml" /><Relationship Id="rId16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Table Grid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84" w:default="1">
    <w:name w:val="Normal"/>
    <w:qFormat/>
    <w:pPr>
      <w:pBdr/>
      <w:spacing/>
      <w:ind/>
    </w:pPr>
  </w:style>
  <w:style w:type="paragraph" w:styleId="1485">
    <w:name w:val="Heading 1"/>
    <w:basedOn w:val="1484"/>
    <w:next w:val="1484"/>
    <w:link w:val="149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86">
    <w:name w:val="Heading 2"/>
    <w:basedOn w:val="1484"/>
    <w:next w:val="1484"/>
    <w:link w:val="14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87">
    <w:name w:val="Heading 3"/>
    <w:basedOn w:val="1484"/>
    <w:next w:val="1484"/>
    <w:link w:val="14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88">
    <w:name w:val="Heading 4"/>
    <w:basedOn w:val="1484"/>
    <w:next w:val="1484"/>
    <w:link w:val="14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89">
    <w:name w:val="Heading 5"/>
    <w:basedOn w:val="1484"/>
    <w:next w:val="1484"/>
    <w:link w:val="15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90">
    <w:name w:val="Heading 6"/>
    <w:basedOn w:val="1484"/>
    <w:next w:val="1484"/>
    <w:link w:val="15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91">
    <w:name w:val="Heading 7"/>
    <w:basedOn w:val="1484"/>
    <w:next w:val="1484"/>
    <w:link w:val="15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92">
    <w:name w:val="Heading 8"/>
    <w:basedOn w:val="1484"/>
    <w:next w:val="1484"/>
    <w:link w:val="15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93">
    <w:name w:val="Heading 9"/>
    <w:basedOn w:val="1484"/>
    <w:next w:val="1484"/>
    <w:link w:val="15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4" w:default="1">
    <w:name w:val="Default Paragraph Font"/>
    <w:uiPriority w:val="1"/>
    <w:semiHidden/>
    <w:unhideWhenUsed/>
    <w:pPr>
      <w:pBdr/>
      <w:spacing/>
      <w:ind/>
    </w:pPr>
  </w:style>
  <w:style w:type="numbering" w:styleId="1495" w:default="1">
    <w:name w:val="No List"/>
    <w:uiPriority w:val="99"/>
    <w:semiHidden/>
    <w:unhideWhenUsed/>
    <w:pPr>
      <w:pBdr/>
      <w:spacing/>
      <w:ind/>
    </w:pPr>
  </w:style>
  <w:style w:type="character" w:styleId="1496">
    <w:name w:val="Heading 1 Char"/>
    <w:basedOn w:val="1494"/>
    <w:link w:val="14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97">
    <w:name w:val="Heading 2 Char"/>
    <w:basedOn w:val="1494"/>
    <w:link w:val="14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98">
    <w:name w:val="Heading 3 Char"/>
    <w:basedOn w:val="1494"/>
    <w:link w:val="14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99">
    <w:name w:val="Heading 4 Char"/>
    <w:basedOn w:val="1494"/>
    <w:link w:val="14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00">
    <w:name w:val="Heading 5 Char"/>
    <w:basedOn w:val="1494"/>
    <w:link w:val="14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01">
    <w:name w:val="Heading 6 Char"/>
    <w:basedOn w:val="1494"/>
    <w:link w:val="14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02">
    <w:name w:val="Heading 7 Char"/>
    <w:basedOn w:val="1494"/>
    <w:link w:val="14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03">
    <w:name w:val="Heading 8 Char"/>
    <w:basedOn w:val="1494"/>
    <w:link w:val="14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04">
    <w:name w:val="Heading 9 Char"/>
    <w:basedOn w:val="1494"/>
    <w:link w:val="14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05">
    <w:name w:val="Title"/>
    <w:basedOn w:val="1484"/>
    <w:next w:val="1484"/>
    <w:link w:val="150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06">
    <w:name w:val="Title Char"/>
    <w:basedOn w:val="1494"/>
    <w:link w:val="15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07">
    <w:name w:val="Subtitle"/>
    <w:basedOn w:val="1484"/>
    <w:next w:val="1484"/>
    <w:link w:val="150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08">
    <w:name w:val="Subtitle Char"/>
    <w:basedOn w:val="1494"/>
    <w:link w:val="15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09">
    <w:name w:val="Quote"/>
    <w:basedOn w:val="1484"/>
    <w:next w:val="1484"/>
    <w:link w:val="151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10">
    <w:name w:val="Quote Char"/>
    <w:basedOn w:val="1494"/>
    <w:link w:val="150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11">
    <w:name w:val="List Paragraph"/>
    <w:basedOn w:val="1484"/>
    <w:uiPriority w:val="34"/>
    <w:qFormat/>
    <w:pPr>
      <w:pBdr/>
      <w:spacing/>
      <w:ind w:left="720"/>
      <w:contextualSpacing w:val="true"/>
    </w:pPr>
  </w:style>
  <w:style w:type="character" w:styleId="1512">
    <w:name w:val="Intense Emphasis"/>
    <w:basedOn w:val="14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13">
    <w:name w:val="Intense Quote"/>
    <w:basedOn w:val="1484"/>
    <w:next w:val="1484"/>
    <w:link w:val="151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14">
    <w:name w:val="Intense Quote Char"/>
    <w:basedOn w:val="1494"/>
    <w:link w:val="151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15">
    <w:name w:val="Intense Reference"/>
    <w:basedOn w:val="14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16">
    <w:name w:val="No Spacing"/>
    <w:basedOn w:val="1484"/>
    <w:uiPriority w:val="1"/>
    <w:qFormat/>
    <w:pPr>
      <w:pBdr/>
      <w:spacing w:after="0" w:line="240" w:lineRule="auto"/>
      <w:ind/>
    </w:pPr>
  </w:style>
  <w:style w:type="character" w:styleId="1517">
    <w:name w:val="Subtle Emphasis"/>
    <w:basedOn w:val="14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18">
    <w:name w:val="Emphasis"/>
    <w:basedOn w:val="1494"/>
    <w:uiPriority w:val="20"/>
    <w:qFormat/>
    <w:pPr>
      <w:pBdr/>
      <w:spacing/>
      <w:ind/>
    </w:pPr>
    <w:rPr>
      <w:i/>
      <w:iCs/>
    </w:rPr>
  </w:style>
  <w:style w:type="character" w:styleId="1519">
    <w:name w:val="Strong"/>
    <w:basedOn w:val="1494"/>
    <w:uiPriority w:val="22"/>
    <w:qFormat/>
    <w:pPr>
      <w:pBdr/>
      <w:spacing/>
      <w:ind/>
    </w:pPr>
    <w:rPr>
      <w:b/>
      <w:bCs/>
    </w:rPr>
  </w:style>
  <w:style w:type="character" w:styleId="1520">
    <w:name w:val="Subtle Reference"/>
    <w:basedOn w:val="14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21">
    <w:name w:val="Book Title"/>
    <w:basedOn w:val="14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22">
    <w:name w:val="Header"/>
    <w:basedOn w:val="1484"/>
    <w:link w:val="152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3">
    <w:name w:val="Header Char"/>
    <w:basedOn w:val="1494"/>
    <w:link w:val="1522"/>
    <w:uiPriority w:val="99"/>
    <w:pPr>
      <w:pBdr/>
      <w:spacing/>
      <w:ind/>
    </w:pPr>
  </w:style>
  <w:style w:type="paragraph" w:styleId="1524">
    <w:name w:val="Footer"/>
    <w:basedOn w:val="1484"/>
    <w:link w:val="152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25">
    <w:name w:val="Footer Char"/>
    <w:basedOn w:val="1494"/>
    <w:link w:val="1524"/>
    <w:uiPriority w:val="99"/>
    <w:pPr>
      <w:pBdr/>
      <w:spacing/>
      <w:ind/>
    </w:pPr>
  </w:style>
  <w:style w:type="paragraph" w:styleId="1526">
    <w:name w:val="Caption"/>
    <w:basedOn w:val="1484"/>
    <w:next w:val="14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27">
    <w:name w:val="footnote text"/>
    <w:basedOn w:val="1484"/>
    <w:link w:val="15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28">
    <w:name w:val="Footnote Text Char"/>
    <w:basedOn w:val="1494"/>
    <w:link w:val="1527"/>
    <w:uiPriority w:val="99"/>
    <w:semiHidden/>
    <w:pPr>
      <w:pBdr/>
      <w:spacing/>
      <w:ind/>
    </w:pPr>
    <w:rPr>
      <w:sz w:val="20"/>
      <w:szCs w:val="20"/>
    </w:rPr>
  </w:style>
  <w:style w:type="character" w:styleId="1529">
    <w:name w:val="footnote reference"/>
    <w:basedOn w:val="1494"/>
    <w:uiPriority w:val="99"/>
    <w:semiHidden/>
    <w:unhideWhenUsed/>
    <w:pPr>
      <w:pBdr/>
      <w:spacing/>
      <w:ind/>
    </w:pPr>
    <w:rPr>
      <w:vertAlign w:val="superscript"/>
    </w:rPr>
  </w:style>
  <w:style w:type="paragraph" w:styleId="1530">
    <w:name w:val="endnote text"/>
    <w:basedOn w:val="1484"/>
    <w:link w:val="15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31">
    <w:name w:val="Endnote Text Char"/>
    <w:basedOn w:val="1494"/>
    <w:link w:val="1530"/>
    <w:uiPriority w:val="99"/>
    <w:semiHidden/>
    <w:pPr>
      <w:pBdr/>
      <w:spacing/>
      <w:ind/>
    </w:pPr>
    <w:rPr>
      <w:sz w:val="20"/>
      <w:szCs w:val="20"/>
    </w:rPr>
  </w:style>
  <w:style w:type="character" w:styleId="1532">
    <w:name w:val="endnote reference"/>
    <w:basedOn w:val="1494"/>
    <w:uiPriority w:val="99"/>
    <w:semiHidden/>
    <w:unhideWhenUsed/>
    <w:pPr>
      <w:pBdr/>
      <w:spacing/>
      <w:ind/>
    </w:pPr>
    <w:rPr>
      <w:vertAlign w:val="superscript"/>
    </w:rPr>
  </w:style>
  <w:style w:type="character" w:styleId="1533">
    <w:name w:val="Hyperlink"/>
    <w:basedOn w:val="14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34">
    <w:name w:val="FollowedHyperlink"/>
    <w:basedOn w:val="14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35">
    <w:name w:val="toc 1"/>
    <w:basedOn w:val="1484"/>
    <w:next w:val="1484"/>
    <w:uiPriority w:val="39"/>
    <w:unhideWhenUsed/>
    <w:pPr>
      <w:pBdr/>
      <w:spacing w:after="100"/>
      <w:ind/>
    </w:pPr>
  </w:style>
  <w:style w:type="paragraph" w:styleId="1536">
    <w:name w:val="toc 2"/>
    <w:basedOn w:val="1484"/>
    <w:next w:val="1484"/>
    <w:uiPriority w:val="39"/>
    <w:unhideWhenUsed/>
    <w:pPr>
      <w:pBdr/>
      <w:spacing w:after="100"/>
      <w:ind w:left="220"/>
    </w:pPr>
  </w:style>
  <w:style w:type="paragraph" w:styleId="1537">
    <w:name w:val="toc 3"/>
    <w:basedOn w:val="1484"/>
    <w:next w:val="1484"/>
    <w:uiPriority w:val="39"/>
    <w:unhideWhenUsed/>
    <w:pPr>
      <w:pBdr/>
      <w:spacing w:after="100"/>
      <w:ind w:left="440"/>
    </w:pPr>
  </w:style>
  <w:style w:type="paragraph" w:styleId="1538">
    <w:name w:val="toc 4"/>
    <w:basedOn w:val="1484"/>
    <w:next w:val="1484"/>
    <w:uiPriority w:val="39"/>
    <w:unhideWhenUsed/>
    <w:pPr>
      <w:pBdr/>
      <w:spacing w:after="100"/>
      <w:ind w:left="660"/>
    </w:pPr>
  </w:style>
  <w:style w:type="paragraph" w:styleId="1539">
    <w:name w:val="toc 5"/>
    <w:basedOn w:val="1484"/>
    <w:next w:val="1484"/>
    <w:uiPriority w:val="39"/>
    <w:unhideWhenUsed/>
    <w:pPr>
      <w:pBdr/>
      <w:spacing w:after="100"/>
      <w:ind w:left="880"/>
    </w:pPr>
  </w:style>
  <w:style w:type="paragraph" w:styleId="1540">
    <w:name w:val="toc 6"/>
    <w:basedOn w:val="1484"/>
    <w:next w:val="1484"/>
    <w:uiPriority w:val="39"/>
    <w:unhideWhenUsed/>
    <w:pPr>
      <w:pBdr/>
      <w:spacing w:after="100"/>
      <w:ind w:left="1100"/>
    </w:pPr>
  </w:style>
  <w:style w:type="paragraph" w:styleId="1541">
    <w:name w:val="toc 7"/>
    <w:basedOn w:val="1484"/>
    <w:next w:val="1484"/>
    <w:uiPriority w:val="39"/>
    <w:unhideWhenUsed/>
    <w:pPr>
      <w:pBdr/>
      <w:spacing w:after="100"/>
      <w:ind w:left="1320"/>
    </w:pPr>
  </w:style>
  <w:style w:type="paragraph" w:styleId="1542">
    <w:name w:val="toc 8"/>
    <w:basedOn w:val="1484"/>
    <w:next w:val="1484"/>
    <w:uiPriority w:val="39"/>
    <w:unhideWhenUsed/>
    <w:pPr>
      <w:pBdr/>
      <w:spacing w:after="100"/>
      <w:ind w:left="1540"/>
    </w:pPr>
  </w:style>
  <w:style w:type="paragraph" w:styleId="1543">
    <w:name w:val="toc 9"/>
    <w:basedOn w:val="1484"/>
    <w:next w:val="1484"/>
    <w:uiPriority w:val="39"/>
    <w:unhideWhenUsed/>
    <w:pPr>
      <w:pBdr/>
      <w:spacing w:after="100"/>
      <w:ind w:left="1760"/>
    </w:pPr>
  </w:style>
  <w:style w:type="character" w:styleId="1544">
    <w:name w:val="Placeholder Text"/>
    <w:basedOn w:val="1494"/>
    <w:uiPriority w:val="99"/>
    <w:semiHidden/>
    <w:pPr>
      <w:pBdr/>
      <w:spacing/>
      <w:ind/>
    </w:pPr>
    <w:rPr>
      <w:color w:val="666666"/>
    </w:rPr>
  </w:style>
  <w:style w:type="paragraph" w:styleId="1545">
    <w:name w:val="TOC Heading"/>
    <w:uiPriority w:val="39"/>
    <w:unhideWhenUsed/>
    <w:pPr>
      <w:pBdr/>
      <w:spacing/>
      <w:ind/>
    </w:pPr>
  </w:style>
  <w:style w:type="paragraph" w:styleId="1546">
    <w:name w:val="table of figures"/>
    <w:basedOn w:val="1484"/>
    <w:next w:val="148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Administrator </cp:lastModifiedBy>
  <cp:revision>2</cp:revision>
  <dcterms:modified xsi:type="dcterms:W3CDTF">2026-02-23T10:56:42Z</dcterms:modified>
</cp:coreProperties>
</file>